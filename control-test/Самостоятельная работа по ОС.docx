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2B45F" w14:textId="27421022" w:rsidR="00E02DA0" w:rsidRPr="00E02DA0" w:rsidRDefault="00E02DA0" w:rsidP="00E02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Самостоятельная работа по операционным системам и средам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Часть A. Теоретические вопросы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Что такое ядро (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) операционной системы? Какую роль оно выполняет в Linux?</w:t>
      </w:r>
      <w:ins w:id="0" w:author="Андрей ." w:date="2026-09-29T15:18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 xml:space="preserve">- </w:t>
        </w:r>
      </w:ins>
      <w:ins w:id="1" w:author="Андрей ." w:date="2026-09-29T15:19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основная часть ос</w:t>
        </w:r>
      </w:ins>
      <w:ins w:id="2" w:author="Андрей ." w:date="2026-09-29T15:20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, оно управляет процессором, памятью, устройствами и процессами. В 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Linux</w:t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" w:author="Андрей ." w:date="2026-09-29T15:2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ядро обеспечивает взаимодействие программ с оборудованием </w:t>
        </w:r>
      </w:ins>
      <w:ins w:id="4" w:author="Андрей ." w:date="2026-09-29T15:21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и контролирует доступ к ресурсам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Назовите три основные директории в файловой системе Linux и объясните их назначение.</w:t>
      </w:r>
      <w:ins w:id="5" w:author="Андрей ." w:date="2026-09-29T15:23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6" w:author="Андрей ." w:date="2026-09-29T15:21:00Z"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7" w:author="Андрей ." w:date="2026-09-29T15:2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/</w:t>
        </w:r>
        <w:proofErr w:type="spellStart"/>
        <w:proofErr w:type="gramStart"/>
        <w:r w:rsidR="008D27E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etc</w:t>
        </w:r>
      </w:ins>
      <w:proofErr w:type="spellEnd"/>
      <w:ins w:id="8" w:author="Андрей ." w:date="2026-09-29T15:22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 -</w:t>
        </w:r>
        <w:proofErr w:type="gramEnd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системные настройки и файлы конфигураций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9" w:author="Андрей ." w:date="2026-09-29T15:2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/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home</w:t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" w:author="Андрей ." w:date="2026-09-29T15:2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– 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домашние каталоги 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" w:author="Андрей ." w:date="2026-09-29T15:2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/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var</w:t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2" w:author="Андрей ." w:date="2026-09-29T15:2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  <w:ins w:id="13" w:author="Андрей ." w:date="2026-09-29T15:23:00Z"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4" w:author="Андрей ." w:date="2026-09-29T15:2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–</w:t>
        </w:r>
      </w:ins>
      <w:ins w:id="15" w:author="Андрей ." w:date="2026-09-29T15:22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изме</w:t>
        </w:r>
      </w:ins>
      <w:ins w:id="16" w:author="Андрей ." w:date="2026-09-29T15:23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няемые данные</w:t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7" w:author="Андрей ." w:date="2026-09-29T15:2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: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proofErr w:type="spellStart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кеши</w:t>
        </w:r>
        <w:proofErr w:type="spellEnd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, служебные файлы</w:t>
        </w:r>
      </w:ins>
      <w:ins w:id="18" w:author="Андрей ." w:date="2026-09-29T15:22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Чем отличается абсолютный путь от относительного? Приведите примеры.</w:t>
      </w:r>
      <w:ins w:id="19" w:author="Андрей ." w:date="2026-09-29T15:23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 xml:space="preserve">абсолютный путь </w:t>
        </w:r>
        <w:proofErr w:type="spellStart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начинаетя</w:t>
        </w:r>
        <w:proofErr w:type="spellEnd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ins w:id="20" w:author="Андрей ." w:date="2026-09-29T15:24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с корневого </w:t>
        </w:r>
        <w:proofErr w:type="spellStart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каталока</w:t>
        </w:r>
        <w:proofErr w:type="spellEnd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1" w:author="Андрей ." w:date="2026-09-29T15:2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/: /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home</w:t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2" w:author="Андрей ." w:date="2026-09-29T15:2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/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student</w:t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3" w:author="Андрей ." w:date="2026-09-29T15:2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/</w:t>
        </w:r>
        <w:proofErr w:type="spellStart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См</w:t>
        </w:r>
      </w:ins>
      <w:ins w:id="24" w:author="Андрей ." w:date="2026-09-29T15:25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_работ_ос</w:t>
        </w:r>
      </w:ins>
      <w:proofErr w:type="spellEnd"/>
      <w:ins w:id="25" w:author="Андрей ." w:date="2026-09-29T15:24:00Z"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6" w:author="Андрей ." w:date="2026-09-29T15:2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br/>
        </w:r>
        <w:proofErr w:type="spellStart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относитенльный</w:t>
        </w:r>
        <w:proofErr w:type="spellEnd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задается от текущего каталога </w:t>
        </w:r>
      </w:ins>
      <w:ins w:id="27" w:author="Андрей ." w:date="2026-09-29T15:25:00Z">
        <w:r w:rsidR="008D27E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student</w:t>
        </w:r>
        <w:r w:rsidR="008D27E3" w:rsidRPr="008D27E3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28" w:author="Андрей ." w:date="2026-09-29T15:2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/</w:t>
        </w:r>
        <w:proofErr w:type="spellStart"/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См_работ_ос</w:t>
        </w:r>
      </w:ins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Что такое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inode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? Какая информация в нём хранится?</w:t>
      </w:r>
      <w:ins w:id="29" w:author="Андрей ." w:date="2026-09-29T15:25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30" w:author="Андрей ." w:date="2026-09-29T15:36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запись с информацие</w:t>
        </w:r>
      </w:ins>
      <w:ins w:id="31" w:author="Андрей ." w:date="2026-09-29T15:37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й о файле – его размер, владелец, правами и расположением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Как в Linux обозначается владелец файла, группа и права остальных пользователей?</w:t>
      </w:r>
      <w:ins w:id="32" w:author="Андрей ." w:date="2026-09-29T15:25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proofErr w:type="spellStart"/>
      <w:ins w:id="33" w:author="Андрей ." w:date="2026-09-29T15:34:00Z"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rwx</w:t>
        </w:r>
      </w:ins>
      <w:proofErr w:type="spellEnd"/>
      <w:ins w:id="34" w:author="Андрей ." w:date="2026-09-29T15:32:00Z"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5" w:author="Андрей ." w:date="2026-09-29T15:3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6" w:author="Андрей ." w:date="2026-09-29T15:3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владелец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37" w:author="Андрей ." w:date="2026-09-29T15:34:00Z"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38" w:author="Андрей ." w:date="2026-09-29T15:3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</w:t>
        </w:r>
      </w:ins>
      <w:ins w:id="39" w:author="Андрей ." w:date="2026-09-29T15:35:00Z"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x</w:t>
        </w:r>
      </w:ins>
      <w:ins w:id="40" w:author="Андрей ." w:date="2026-09-29T15:32:00Z"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1" w:author="Андрей ." w:date="2026-09-29T15:3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2" w:author="Андрей ." w:date="2026-09-29T15:3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группа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43" w:author="Андрей ." w:date="2026-09-29T15:35:00Z"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4" w:author="Андрей ." w:date="2026-09-29T15:3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--</w:t>
        </w:r>
      </w:ins>
      <w:ins w:id="45" w:author="Андрей ." w:date="2026-09-29T15:32:00Z"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6" w:author="Андрей ." w:date="2026-09-29T15:3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47" w:author="Андрей ." w:date="2026-09-29T15:3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остальное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6. Что означают права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rwx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файла и для директории? В чём разница?</w:t>
      </w:r>
      <w:ins w:id="48" w:author="Андрей ." w:date="2026-09-29T15:26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49" w:author="Андрей ." w:date="2026-09-29T15:37:00Z"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0" w:author="Андрей ." w:date="2026-09-29T15:3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–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читать файл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1" w:author="Андрей ." w:date="2026-09-29T15:3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br/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w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2" w:author="Андрей ." w:date="2026-09-29T15:3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–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изменять файл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3" w:author="Андрей ." w:date="2026-09-29T15:3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br/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x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4" w:author="Андрей ." w:date="2026-09-29T15:3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  <w:ins w:id="55" w:author="Андрей ." w:date="2026-09-29T15:38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 запускать файл</w:t>
        </w:r>
      </w:ins>
      <w:ins w:id="56" w:author="Андрей ." w:date="2026-09-29T15:37:00Z"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7" w:author="Андрей ." w:date="2026-09-29T15:3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Что такое суперпользователь (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чем его права отличаются от прав обычного пользователя?</w:t>
      </w:r>
      <w:ins w:id="58" w:author="Андрей ." w:date="2026-09-29T15:27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>пользователь с широкими административными правами, он может управлять пользователями, системными настройками файлами и процессами других пользователей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 xml:space="preserve">(вроде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UID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59" w:author="Андрей ." w:date="2026-09-29T15:2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0</w:t>
        </w:r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)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Что такое процесс? Чем процесс отличается от программы?</w:t>
      </w:r>
      <w:ins w:id="60" w:author="Андрей ." w:date="2026-09-29T15:26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61" w:author="Андрей ." w:date="2026-09-29T15:28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процесс </w:t>
        </w:r>
      </w:ins>
      <w:ins w:id="62" w:author="Андрей ." w:date="2026-09-29T15:29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</w:t>
        </w:r>
      </w:ins>
      <w:ins w:id="63" w:author="Андрей ." w:date="2026-09-29T15:28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ins w:id="64" w:author="Андрей ." w:date="2026-09-29T15:29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работающая программа</w:t>
        </w:r>
      </w:ins>
      <w:ins w:id="65" w:author="Андрей ." w:date="2026-09-29T15:30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. Программа хранится на диске, процесс появляется при ее запуске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 Назовите три состояния, в которых может находиться процесс.</w:t>
      </w:r>
      <w:ins w:id="66" w:author="Андрей ." w:date="2026-09-29T15:26:00Z">
        <w:r w:rsidR="008D27E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67" w:author="Андрей ." w:date="2026-09-29T15:31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Работает – выполняется или ждет своей очереди на </w:t>
        </w:r>
        <w:proofErr w:type="spellStart"/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проц</w:t>
        </w:r>
        <w:proofErr w:type="spellEnd"/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 xml:space="preserve">Ожидает – ждет данные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>Остановлен – работа приостановлена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10. Что такое PID и PPID? Для чего они используются?</w:t>
      </w:r>
      <w:ins w:id="68" w:author="Андрей ." w:date="2026-09-29T15:31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PID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69" w:author="Андрей ." w:date="2026-09-29T15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70" w:author="Андрей ." w:date="2026-09-29T15:3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номер процесса</w:t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9E17E2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PPID</w:t>
        </w:r>
        <w:r w:rsidR="009E17E2" w:rsidRPr="009E17E2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71" w:author="Андрей ." w:date="2026-09-29T15:32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</w:ins>
      <w:ins w:id="72" w:author="Андрей ." w:date="2026-09-29T15:32:00Z">
        <w:r w:rsidR="009E17E2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 номер процесса, который его запустил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73" w:author="Андрей ." w:date="2026-09-29T15:39:00Z">
        <w:r w:rsidR="0090656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90656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90656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90656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90656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Часть B. Практические задания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Задание 1. Расшифруйте права доступа:</w:t>
      </w:r>
    </w:p>
    <w:p w14:paraId="61EE6DD6" w14:textId="77777777" w:rsidR="00E02DA0" w:rsidRPr="00E02DA0" w:rsidDel="0090656D" w:rsidRDefault="00E02DA0" w:rsidP="00E0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del w:id="74" w:author="Андрей ." w:date="2026-09-29T15:40:00Z"/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proofErr w:type="spellStart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rwxr-xr</w:t>
      </w:r>
      <w:proofErr w:type="spellEnd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-- 1 user group 1024 Oct 10 12:00 script.sh</w:t>
      </w:r>
    </w:p>
    <w:p w14:paraId="12F895F8" w14:textId="77777777" w:rsidR="00E02DA0" w:rsidRPr="0090656D" w:rsidDel="0079560A" w:rsidRDefault="00E02DA0" w:rsidP="00906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del w:id="75" w:author="Андрей ." w:date="2026-09-29T16:04:00Z"/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  <w:rPrChange w:id="76" w:author="Андрей ." w:date="2026-09-29T15:40:00Z">
            <w:rPr>
              <w:del w:id="77" w:author="Андрей ." w:date="2026-09-29T16:04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  <w:pPrChange w:id="78" w:author="Андрей ." w:date="2026-09-29T15:40:00Z">
          <w:pPr>
            <w:spacing w:after="0" w:line="240" w:lineRule="auto"/>
          </w:pPr>
        </w:pPrChange>
      </w:pPr>
    </w:p>
    <w:p w14:paraId="044C038F" w14:textId="77777777" w:rsidR="0079560A" w:rsidRDefault="0090656D" w:rsidP="00E02DA0">
      <w:pPr>
        <w:spacing w:before="100" w:beforeAutospacing="1" w:after="100" w:afterAutospacing="1" w:line="240" w:lineRule="auto"/>
        <w:rPr>
          <w:ins w:id="79" w:author="Андрей ." w:date="2026-09-29T16:00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80" w:author="Андрей ." w:date="2026-09-29T15:43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владелец –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user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1" w:author="Андрей ." w:date="2026-09-29T15:4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 xml:space="preserve">группа –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group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2" w:author="Андрей ." w:date="2026-09-29T15:4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br/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Права владельца –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rwx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3" w:author="Андрей ." w:date="2026-09-29T15:4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– чтение запись выполнение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 xml:space="preserve">Права группы –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4" w:author="Андрей ." w:date="2026-09-29T15:4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x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5" w:author="Андрей ." w:date="2026-09-29T15:4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6" w:author="Андрей ." w:date="2026-09-29T15:43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чтение и выполнение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  <w:t xml:space="preserve">Права остальных –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87" w:author="Андрей ." w:date="2026-09-29T15:4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-- -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только ч</w:t>
        </w:r>
      </w:ins>
      <w:ins w:id="88" w:author="Андрей ." w:date="2026-09-29T15:4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тение </w:t>
        </w:r>
      </w:ins>
      <w:ins w:id="89" w:author="Андрей ." w:date="2026-09-29T15:43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ins w:id="90" w:author="Андрей ." w:date="2026-09-29T15:4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Ответьте: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Кто владелец файла?</w:t>
      </w:r>
      <w:ins w:id="91" w:author="Андрей ." w:date="2026-09-29T15:41:00Z"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92" w:author="Андрей ." w:date="2026-09-29T15:41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-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user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Какие права у владельца, группы и остальных?</w:t>
      </w:r>
      <w:ins w:id="93" w:author="Андрей ." w:date="2026-09-29T15:4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Владелец –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rwx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, группа 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94" w:author="Андрей ." w:date="2026-09-29T15:4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–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95" w:author="Андрей ." w:date="2026-09-29T15:4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x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96" w:author="Андрей ." w:date="2026-09-29T15:4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,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остальные –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97" w:author="Андрей ." w:date="2026-09-29T15:44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--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Может ли владелец выполнить файл? А записать в него?</w:t>
      </w:r>
      <w:ins w:id="98" w:author="Андрей ." w:date="2026-09-29T15:4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Может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может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и выполнить и записать в него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Может ли пользователь из группы прочитать файл?</w:t>
      </w:r>
      <w:ins w:id="99" w:author="Андрей ." w:date="2026-09-29T15:4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Может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Может ли посторонний пользователь выполнить файл?</w:t>
      </w:r>
      <w:ins w:id="100" w:author="Андрей ." w:date="2026-09-29T15:44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ins w:id="101" w:author="Андрей ." w:date="2026-09-29T15:45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Не может, у посторонних пользователей только права на чтение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Задание 2. Запишите команды для следующих действий: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Создать пользователя student1</w:t>
      </w:r>
      <w:ins w:id="102" w:author="Андрей ." w:date="2026-09-29T15:45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3" w:author="Андрей ." w:date="2026-09-29T15:4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-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sudo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4" w:author="Андрей ." w:date="2026-09-29T15:4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useradd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5" w:author="Андрей ." w:date="2026-09-29T15:4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-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m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6" w:author="Андрей ." w:date="2026-09-29T15:4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student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07" w:author="Андрей ." w:date="2026-09-29T15:4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1</w:t>
        </w:r>
      </w:ins>
      <w:ins w:id="108" w:author="Андрей ." w:date="2026-09-29T15:52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265643" w:rsidRP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6BAACCB0" wp14:editId="127B7001">
              <wp:extent cx="4658375" cy="476316"/>
              <wp:effectExtent l="0" t="0" r="8890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58375" cy="4763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Создать группу </w:t>
      </w:r>
      <w:proofErr w:type="spellStart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ins w:id="109" w:author="Андрей ." w:date="2026-09-29T15:46:00Z"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0" w:author="Андрей ." w:date="2026-09-29T15:4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sudo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1" w:author="Андрей ." w:date="2026-09-29T15:4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groupadd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2" w:author="Андрей ." w:date="2026-09-29T15:46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students</w:t>
        </w:r>
      </w:ins>
      <w:ins w:id="113" w:author="Андрей ." w:date="2026-09-29T15:52:00Z">
        <w:r w:rsidR="0026564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br/>
        </w:r>
        <w:r w:rsidR="00265643" w:rsidRP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54AEC9E9" wp14:editId="5084C224">
              <wp:extent cx="4334480" cy="304843"/>
              <wp:effectExtent l="0" t="0" r="0" b="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34480" cy="3048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Добавить student1 в группу </w:t>
      </w:r>
      <w:proofErr w:type="spellStart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ins w:id="114" w:author="Андрей ." w:date="2026-09-29T15:47:00Z"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5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sudo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6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usermod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7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-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aG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8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students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19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student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20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1</w:t>
        </w:r>
      </w:ins>
      <w:ins w:id="121" w:author="Андрей ." w:date="2026-09-29T15:52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</w:ins>
      <w:ins w:id="122" w:author="Андрей ." w:date="2026-09-29T15:53:00Z">
        <w:r w:rsidR="00265643" w:rsidRP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2BC17D7C" wp14:editId="38F7CD79">
              <wp:extent cx="5410955" cy="724001"/>
              <wp:effectExtent l="0" t="0" r="0" b="0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955" cy="724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Изменить владельца файла report.txt на student1</w:t>
      </w:r>
      <w:ins w:id="123" w:author="Андрей ." w:date="2026-09-29T15:47:00Z"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24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sudo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25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chown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26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student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27" w:author="Андрей ." w:date="2026-09-29T15:47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1 </w:t>
        </w:r>
      </w:ins>
      <w:ins w:id="128" w:author="Андрей ." w:date="2026-09-29T15:48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report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29" w:author="Андрей ." w:date="2026-09-2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.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txt</w:t>
        </w:r>
      </w:ins>
      <w:ins w:id="130" w:author="Андрей ." w:date="2026-09-29T15:53:00Z">
        <w:r w:rsidR="00265643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br/>
        </w:r>
      </w:ins>
      <w:ins w:id="131" w:author="Андрей ." w:date="2026-09-29T15:54:00Z">
        <w:r w:rsidR="00265643" w:rsidRP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7A50F78A" wp14:editId="0F354FF0">
              <wp:extent cx="5506218" cy="581106"/>
              <wp:effectExtent l="0" t="0" r="0" b="9525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06218" cy="58110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Изменить группу файла report.txt на </w:t>
      </w:r>
      <w:proofErr w:type="spellStart"/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ins w:id="132" w:author="Андрей ." w:date="2026-09-29T15:48:00Z"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33" w:author="Андрей ." w:date="2026-09-2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sudo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34" w:author="Андрей ." w:date="2026-09-2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chgrp</w:t>
        </w:r>
        <w:proofErr w:type="spellEnd"/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35" w:author="Андрей ." w:date="2026-09-2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students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36" w:author="Андрей ." w:date="2026-09-2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 xml:space="preserve">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report</w:t>
        </w:r>
        <w:r w:rsidRPr="0090656D">
          <w:rPr>
            <w:rFonts w:ascii="Times New Roman" w:eastAsia="Times New Roman" w:hAnsi="Times New Roman" w:cs="Times New Roman"/>
            <w:sz w:val="24"/>
            <w:szCs w:val="24"/>
            <w:lang w:eastAsia="ru-RU"/>
            <w:rPrChange w:id="137" w:author="Андрей ." w:date="2026-09-29T15:48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t>.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txt</w:t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138" w:author="Андрей ." w:date="2026-09-29T15:55:00Z">
        <w:r w:rsidR="00265643" w:rsidRP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45FDB489" wp14:editId="3103C503">
              <wp:extent cx="5811061" cy="552527"/>
              <wp:effectExtent l="0" t="0" r="0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1061" cy="5525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E02DA0"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7DBAB0" w14:textId="06FBC89E" w:rsidR="00265643" w:rsidRDefault="00E02DA0" w:rsidP="00E02DA0">
      <w:pPr>
        <w:spacing w:before="100" w:beforeAutospacing="1" w:after="100" w:afterAutospacing="1" w:line="240" w:lineRule="auto"/>
        <w:rPr>
          <w:ins w:id="139" w:author="Андрей ." w:date="2026-09-29T15:48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Задание 3. Даны права -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rw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-r-----. Переведите их в восьмеричную (числовую) форму и запишите команду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chmod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которая: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Даст владельцу право на выполнение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Заберёт у группы право на чтение</w:t>
      </w:r>
    </w:p>
    <w:p w14:paraId="4A45F1FA" w14:textId="77777777" w:rsidR="00265643" w:rsidRDefault="00E02DA0" w:rsidP="00E02DA0">
      <w:pPr>
        <w:spacing w:before="100" w:beforeAutospacing="1" w:after="100" w:afterAutospacing="1" w:line="240" w:lineRule="auto"/>
        <w:rPr>
          <w:ins w:id="140" w:author="Андрей ." w:date="2026-09-29T15:50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1F0559" w14:textId="77777777" w:rsidR="00265643" w:rsidRDefault="00265643" w:rsidP="00E02DA0">
      <w:pPr>
        <w:spacing w:before="100" w:beforeAutospacing="1" w:after="100" w:afterAutospacing="1" w:line="240" w:lineRule="auto"/>
        <w:rPr>
          <w:ins w:id="141" w:author="Андрей ." w:date="2026-09-29T15:50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E5F325" w14:textId="77777777" w:rsidR="00265643" w:rsidRDefault="00265643" w:rsidP="00E02DA0">
      <w:pPr>
        <w:spacing w:before="100" w:beforeAutospacing="1" w:after="100" w:afterAutospacing="1" w:line="240" w:lineRule="auto"/>
        <w:rPr>
          <w:ins w:id="142" w:author="Андрей ." w:date="2026-09-29T15:50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9DFBCC" w14:textId="6A243BBF" w:rsidR="00E02DA0" w:rsidRPr="00E02DA0" w:rsidRDefault="00E02DA0" w:rsidP="00E02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4. Выполнена команда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aux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Объясните, что означают столбцы: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USER</w:t>
      </w:r>
      <w:ins w:id="143" w:author="Андрей ." w:date="2026-09-29T15:50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– </w:t>
        </w:r>
        <w:proofErr w:type="gramStart"/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пользователь</w:t>
        </w:r>
        <w:proofErr w:type="gramEnd"/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которому принадлежит процесс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PID</w:t>
      </w:r>
      <w:ins w:id="144" w:author="Андрей ." w:date="2026-09-29T15:50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– номер процесса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%CPU</w:t>
      </w:r>
      <w:ins w:id="145" w:author="Андрей ." w:date="2026-09-29T15:50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</w:ins>
      <w:ins w:id="146" w:author="Андрей ." w:date="2026-09-29T15:51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–</w:t>
        </w:r>
      </w:ins>
      <w:ins w:id="147" w:author="Андрей ." w:date="2026-09-29T15:50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ск</w:t>
        </w:r>
      </w:ins>
      <w:ins w:id="148" w:author="Андрей ." w:date="2026-09-29T15:51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олько ресурсов процессора ест процесс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STAT</w:t>
      </w:r>
      <w:ins w:id="149" w:author="Андрей ." w:date="2026-09-29T15:51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– состояние процесса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COMMAND</w:t>
      </w:r>
      <w:ins w:id="150" w:author="Андрей ." w:date="2026-09-29T15:51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– </w:t>
        </w:r>
        <w:proofErr w:type="spellStart"/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комманда</w:t>
        </w:r>
        <w:proofErr w:type="spellEnd"/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которой запущен процесс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Задание 5. Опишите, что произойдёт при выполнении команд:</w:t>
      </w:r>
    </w:p>
    <w:p w14:paraId="78D19D7E" w14:textId="1EF9483D" w:rsidR="00E02DA0" w:rsidRPr="00E02DA0" w:rsidRDefault="00E02DA0" w:rsidP="00E0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02DA0">
        <w:rPr>
          <w:rFonts w:ascii="Courier New" w:eastAsia="Times New Roman" w:hAnsi="Courier New" w:cs="Courier New"/>
          <w:sz w:val="20"/>
          <w:szCs w:val="20"/>
          <w:lang w:eastAsia="ru-RU"/>
        </w:rPr>
        <w:t>kill</w:t>
      </w:r>
      <w:proofErr w:type="spellEnd"/>
      <w:r w:rsidRPr="00E02D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-9 1234</w:t>
      </w:r>
      <w:ins w:id="151" w:author="Андрей ." w:date="2026-09-29T15:56:00Z">
        <w:r w:rsidR="00265643">
          <w:rPr>
            <w:rFonts w:ascii="Courier New" w:eastAsia="Times New Roman" w:hAnsi="Courier New" w:cs="Courier New"/>
            <w:sz w:val="20"/>
            <w:szCs w:val="20"/>
            <w:lang w:eastAsia="ru-RU"/>
          </w:rPr>
          <w:t xml:space="preserve"> – принудительное завершение</w:t>
        </w:r>
      </w:ins>
    </w:p>
    <w:p w14:paraId="1C93E98E" w14:textId="2EBC3787" w:rsidR="00E02DA0" w:rsidRPr="00E02DA0" w:rsidRDefault="00E02DA0" w:rsidP="00E0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02DA0">
        <w:rPr>
          <w:rFonts w:ascii="Courier New" w:eastAsia="Times New Roman" w:hAnsi="Courier New" w:cs="Courier New"/>
          <w:sz w:val="20"/>
          <w:szCs w:val="20"/>
          <w:lang w:eastAsia="ru-RU"/>
        </w:rPr>
        <w:t>kill</w:t>
      </w:r>
      <w:proofErr w:type="spellEnd"/>
      <w:r w:rsidRPr="00E02D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-15 1234</w:t>
      </w:r>
      <w:ins w:id="152" w:author="Андрей ." w:date="2026-09-29T15:56:00Z">
        <w:r w:rsidR="00265643">
          <w:rPr>
            <w:rFonts w:ascii="Courier New" w:eastAsia="Times New Roman" w:hAnsi="Courier New" w:cs="Courier New"/>
            <w:sz w:val="20"/>
            <w:szCs w:val="20"/>
            <w:lang w:eastAsia="ru-RU"/>
          </w:rPr>
          <w:t xml:space="preserve"> – запрос на выключение</w:t>
        </w:r>
      </w:ins>
    </w:p>
    <w:p w14:paraId="7173ACF2" w14:textId="77777777" w:rsidR="00E02DA0" w:rsidRPr="00E02DA0" w:rsidRDefault="00E02DA0" w:rsidP="00E02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BEC13D" w14:textId="55FA6922" w:rsidR="00E02DA0" w:rsidRPr="00E02DA0" w:rsidRDefault="00E02DA0" w:rsidP="00E02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В чём разница между сигналами SIGKILL и SIGTERM?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153" w:author="Андрей ." w:date="2026-09-29T15:56:00Z">
        <w:r w:rsidR="00265643" w:rsidRPr="00E02DA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SIGKILL</w:t>
        </w:r>
      </w:ins>
      <w:ins w:id="154" w:author="Андрей ." w:date="2026-09-29T15:57:00Z"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– принудительное завершение</w:t>
        </w:r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="00265643" w:rsidRPr="00E02DA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SIGTERM</w:t>
        </w:r>
        <w:r w:rsidR="0026564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– просьба завершить </w:t>
        </w:r>
      </w:ins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Часть C. Задание повышенной сложности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6. Пользователь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создал файл data.txt с правами -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rw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-r--r--. Затем</w:t>
      </w:r>
      <w:r w:rsidRPr="00E02D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E02D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</w:t>
      </w:r>
      <w:r w:rsidRPr="00E02D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082EC8" w14:textId="77777777" w:rsidR="00E02DA0" w:rsidRPr="00E02DA0" w:rsidRDefault="00E02DA0" w:rsidP="00E0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chmod</w:t>
      </w:r>
      <w:proofErr w:type="spellEnd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640 data.txt</w:t>
      </w:r>
    </w:p>
    <w:p w14:paraId="46F77E9B" w14:textId="77777777" w:rsidR="00E02DA0" w:rsidRPr="00E02DA0" w:rsidRDefault="00E02DA0" w:rsidP="00E0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chown</w:t>
      </w:r>
      <w:proofErr w:type="spellEnd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>petr:developers</w:t>
      </w:r>
      <w:proofErr w:type="spellEnd"/>
      <w:proofErr w:type="gramEnd"/>
      <w:r w:rsidRPr="00E02DA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data.txt</w:t>
      </w:r>
    </w:p>
    <w:p w14:paraId="1FC0D2E2" w14:textId="77777777" w:rsidR="00E02DA0" w:rsidRPr="00E02DA0" w:rsidRDefault="00E02DA0" w:rsidP="00E02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366E205" w14:textId="602E7868" w:rsidR="00E02DA0" w:rsidRPr="00E02DA0" w:rsidRDefault="00E02DA0" w:rsidP="00E02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Ответьте: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Какие права теперь у файла в символьной записи?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Кто теперь владелец и какая группа?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 Сможет ли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прочитать этот файл? Обоснуйте.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Сможет ли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записать в файл? Обоснуйте.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 Что нужно сделать, чтобы </w:t>
      </w:r>
      <w:proofErr w:type="spellStart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 читать и записывать файл, но не мог его выполнять?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---</w:t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02D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1B6E598" w14:textId="77777777" w:rsidR="00AB47D3" w:rsidRDefault="00AB47D3"/>
    <w:sectPr w:rsidR="00AB4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дрей .">
    <w15:presenceInfo w15:providerId="Windows Live" w15:userId="f75f20bcf9252f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jsc4Wcmp5lhrFRbkPpfciL56jsOLm2q86LqIwUa5rxrXfO0BBtYs/BfYBfgX4gN8m/dGTLjGgCInYKq8BlRJ7Q==" w:salt="AX2FDQVbIe+2t4ivBXviSg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E4"/>
    <w:rsid w:val="00265643"/>
    <w:rsid w:val="0079560A"/>
    <w:rsid w:val="008D27E3"/>
    <w:rsid w:val="0090656D"/>
    <w:rsid w:val="00922AE4"/>
    <w:rsid w:val="009E17E2"/>
    <w:rsid w:val="00AB47D3"/>
    <w:rsid w:val="00E0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9C350"/>
  <w15:chartTrackingRefBased/>
  <w15:docId w15:val="{C422CF01-95A7-4EC9-A89B-39B4F88E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02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2D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Revision"/>
    <w:hidden/>
    <w:uiPriority w:val="99"/>
    <w:semiHidden/>
    <w:rsid w:val="009E17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Андрей .</cp:lastModifiedBy>
  <cp:revision>4</cp:revision>
  <dcterms:created xsi:type="dcterms:W3CDTF">2026-09-29T12:10:00Z</dcterms:created>
  <dcterms:modified xsi:type="dcterms:W3CDTF">2026-09-29T13:08:00Z</dcterms:modified>
</cp:coreProperties>
</file>