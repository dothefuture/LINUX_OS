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5C751" w14:textId="2D37D47B" w:rsidR="00C938A7" w:rsidRDefault="00C938A7">
      <w:pPr>
        <w:rPr>
          <w:ins w:id="0" w:author="Андрей ." w:date="2026-10-20T16:31:00Z"/>
          <w:noProof/>
        </w:rPr>
      </w:pPr>
      <w:ins w:id="1" w:author="Андрей ." w:date="2026-10-20T16:31:00Z">
        <w:r>
          <w:rPr>
            <w:noProof/>
          </w:rPr>
          <w:t xml:space="preserve">Билет 8 </w:t>
        </w:r>
        <w:r>
          <w:rPr>
            <w:noProof/>
          </w:rPr>
          <w:br/>
          <w:t xml:space="preserve">Сдобников Андрей </w:t>
        </w:r>
      </w:ins>
    </w:p>
    <w:p w14:paraId="51DF3272" w14:textId="77777777" w:rsidR="00C938A7" w:rsidRDefault="00C938A7">
      <w:pPr>
        <w:rPr>
          <w:ins w:id="2" w:author="Андрей ." w:date="2026-10-20T16:31:00Z"/>
          <w:noProof/>
        </w:rPr>
      </w:pPr>
    </w:p>
    <w:p w14:paraId="4D59E3AE" w14:textId="4D3F3FF7" w:rsidR="003151C1" w:rsidRDefault="00C02CFC">
      <w:pPr>
        <w:rPr>
          <w:ins w:id="3" w:author="Андрей ." w:date="2026-10-20T16:18:00Z"/>
        </w:rPr>
      </w:pPr>
      <w:ins w:id="4" w:author="Андрей ." w:date="2026-10-20T16:17:00Z">
        <w:r>
          <w:rPr>
            <w:noProof/>
          </w:rPr>
          <w:drawing>
            <wp:inline distT="0" distB="0" distL="0" distR="0" wp14:anchorId="757FFC81" wp14:editId="7F082BD7">
              <wp:extent cx="5940425" cy="656590"/>
              <wp:effectExtent l="0" t="0" r="3175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65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8B6CFBF" w14:textId="68AFF990" w:rsidR="003B5EBB" w:rsidRDefault="003B5EBB">
      <w:pPr>
        <w:rPr>
          <w:ins w:id="5" w:author="Андрей ." w:date="2026-10-20T16:18:00Z"/>
        </w:rPr>
      </w:pPr>
      <w:ins w:id="6" w:author="Андрей ." w:date="2026-10-20T16:18:00Z">
        <w:r>
          <w:rPr>
            <w:noProof/>
          </w:rPr>
          <w:drawing>
            <wp:inline distT="0" distB="0" distL="0" distR="0" wp14:anchorId="3BF92FB6" wp14:editId="21CA4B1A">
              <wp:extent cx="5940425" cy="2965450"/>
              <wp:effectExtent l="0" t="0" r="3175" b="635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965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205F057" w14:textId="6E52B418" w:rsidR="003B5EBB" w:rsidRDefault="003B5EBB">
      <w:pPr>
        <w:rPr>
          <w:ins w:id="7" w:author="Андрей ." w:date="2026-10-20T16:18:00Z"/>
        </w:rPr>
      </w:pPr>
      <w:ins w:id="8" w:author="Андрей ." w:date="2026-10-20T16:18:00Z">
        <w:r>
          <w:rPr>
            <w:noProof/>
          </w:rPr>
          <w:drawing>
            <wp:inline distT="0" distB="0" distL="0" distR="0" wp14:anchorId="096C9272" wp14:editId="270462E5">
              <wp:extent cx="5940425" cy="3737610"/>
              <wp:effectExtent l="0" t="0" r="3175" b="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737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5D3F2CE" w14:textId="2CB52654" w:rsidR="003B5EBB" w:rsidRDefault="003B5EBB">
      <w:pPr>
        <w:rPr>
          <w:ins w:id="9" w:author="Андрей ." w:date="2026-10-20T16:18:00Z"/>
        </w:rPr>
      </w:pPr>
      <w:ins w:id="10" w:author="Андрей ." w:date="2026-10-20T16:18:00Z">
        <w:r>
          <w:rPr>
            <w:noProof/>
          </w:rPr>
          <w:lastRenderedPageBreak/>
          <w:drawing>
            <wp:inline distT="0" distB="0" distL="0" distR="0" wp14:anchorId="6482D30D" wp14:editId="2918850E">
              <wp:extent cx="5940425" cy="2999740"/>
              <wp:effectExtent l="0" t="0" r="3175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99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C8C3FDB" w14:textId="5C9D7183" w:rsidR="003B5EBB" w:rsidRDefault="003B5EBB">
      <w:pPr>
        <w:rPr>
          <w:ins w:id="11" w:author="Андрей ." w:date="2026-10-20T16:18:00Z"/>
        </w:rPr>
      </w:pPr>
      <w:ins w:id="12" w:author="Андрей ." w:date="2026-10-20T16:18:00Z">
        <w:r>
          <w:rPr>
            <w:noProof/>
          </w:rPr>
          <w:drawing>
            <wp:inline distT="0" distB="0" distL="0" distR="0" wp14:anchorId="3EC2DEF6" wp14:editId="71C6399F">
              <wp:extent cx="5940425" cy="1889125"/>
              <wp:effectExtent l="0" t="0" r="317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188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F188609" w14:textId="6DEEC222" w:rsidR="003B5EBB" w:rsidRDefault="003B5EBB">
      <w:pPr>
        <w:rPr>
          <w:ins w:id="13" w:author="Андрей ." w:date="2026-10-20T16:18:00Z"/>
        </w:rPr>
      </w:pPr>
      <w:ins w:id="14" w:author="Андрей ." w:date="2026-10-20T16:18:00Z">
        <w:r>
          <w:rPr>
            <w:noProof/>
          </w:rPr>
          <w:drawing>
            <wp:inline distT="0" distB="0" distL="0" distR="0" wp14:anchorId="6C17B2E3" wp14:editId="716294AE">
              <wp:extent cx="5940425" cy="2632075"/>
              <wp:effectExtent l="0" t="0" r="3175" b="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632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B9A73FB" w14:textId="75DFC3A7" w:rsidR="003B5EBB" w:rsidRDefault="003B5EBB">
      <w:pPr>
        <w:rPr>
          <w:ins w:id="15" w:author="Андрей ." w:date="2026-10-20T16:18:00Z"/>
        </w:rPr>
      </w:pPr>
      <w:ins w:id="16" w:author="Андрей ." w:date="2026-10-20T16:18:00Z">
        <w:r>
          <w:rPr>
            <w:noProof/>
          </w:rPr>
          <w:lastRenderedPageBreak/>
          <w:drawing>
            <wp:inline distT="0" distB="0" distL="0" distR="0" wp14:anchorId="5EF846DB" wp14:editId="44D68CAE">
              <wp:extent cx="5940425" cy="3576955"/>
              <wp:effectExtent l="0" t="0" r="3175" b="444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57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461D2B5" w14:textId="70B84B51" w:rsidR="003B5EBB" w:rsidRDefault="003B5EBB">
      <w:pPr>
        <w:rPr>
          <w:ins w:id="17" w:author="Андрей ." w:date="2026-10-20T16:18:00Z"/>
        </w:rPr>
      </w:pPr>
      <w:ins w:id="18" w:author="Андрей ." w:date="2026-10-20T16:18:00Z">
        <w:r>
          <w:rPr>
            <w:noProof/>
          </w:rPr>
          <w:drawing>
            <wp:inline distT="0" distB="0" distL="0" distR="0" wp14:anchorId="75FBEC55" wp14:editId="300952C0">
              <wp:extent cx="5940425" cy="2955925"/>
              <wp:effectExtent l="0" t="0" r="3175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955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92E4BC6" w14:textId="69BC35C5" w:rsidR="003B5EBB" w:rsidRDefault="003B5EBB">
      <w:pPr>
        <w:rPr>
          <w:ins w:id="19" w:author="Андрей ." w:date="2026-10-20T16:18:00Z"/>
        </w:rPr>
      </w:pPr>
      <w:ins w:id="20" w:author="Андрей ." w:date="2026-10-20T16:18:00Z">
        <w:r>
          <w:rPr>
            <w:noProof/>
          </w:rPr>
          <w:lastRenderedPageBreak/>
          <w:drawing>
            <wp:inline distT="0" distB="0" distL="0" distR="0" wp14:anchorId="2B9B6ACF" wp14:editId="74BBF53E">
              <wp:extent cx="5940425" cy="4341495"/>
              <wp:effectExtent l="0" t="0" r="3175" b="1905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434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467B648" w14:textId="25348A1D" w:rsidR="003B5EBB" w:rsidRDefault="003B5EBB">
      <w:pPr>
        <w:rPr>
          <w:ins w:id="21" w:author="Андрей ." w:date="2026-10-20T16:26:00Z"/>
        </w:rPr>
      </w:pPr>
      <w:ins w:id="22" w:author="Андрей ." w:date="2026-10-20T16:18:00Z">
        <w:r>
          <w:rPr>
            <w:noProof/>
          </w:rPr>
          <w:drawing>
            <wp:inline distT="0" distB="0" distL="0" distR="0" wp14:anchorId="6B9E314B" wp14:editId="0893EADB">
              <wp:extent cx="5940425" cy="4296410"/>
              <wp:effectExtent l="0" t="0" r="3175" b="889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429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8EEB497" w14:textId="002E888C" w:rsidR="000B0B28" w:rsidRDefault="000B0B28">
      <w:pPr>
        <w:rPr>
          <w:ins w:id="23" w:author="Андрей ." w:date="2026-10-20T16:28:00Z"/>
        </w:rPr>
      </w:pPr>
    </w:p>
    <w:p w14:paraId="0E71F4BE" w14:textId="25F3FA48" w:rsidR="000B0B28" w:rsidRPr="000B0B28" w:rsidRDefault="000B0B28">
      <w:ins w:id="24" w:author="Андрей ." w:date="2026-10-20T16:28:00Z">
        <w:r>
          <w:lastRenderedPageBreak/>
          <w:t>Отчет</w:t>
        </w:r>
        <w:r w:rsidRPr="000B0B28">
          <w:rPr>
            <w:rPrChange w:id="25" w:author="Андрей ." w:date="2026-10-20T16:29:00Z">
              <w:rPr>
                <w:lang w:val="en-US"/>
              </w:rPr>
            </w:rPrChange>
          </w:rPr>
          <w:t>:</w:t>
        </w:r>
        <w:r w:rsidRPr="000B0B28">
          <w:rPr>
            <w:rPrChange w:id="26" w:author="Андрей ." w:date="2026-10-20T16:29:00Z">
              <w:rPr>
                <w:lang w:val="en-US"/>
              </w:rPr>
            </w:rPrChange>
          </w:rPr>
          <w:br/>
        </w:r>
        <w:r>
          <w:t xml:space="preserve">Была создана группа </w:t>
        </w:r>
        <w:r>
          <w:rPr>
            <w:lang w:val="en-US"/>
          </w:rPr>
          <w:t>team</w:t>
        </w:r>
        <w:r w:rsidRPr="000B0B28">
          <w:rPr>
            <w:rPrChange w:id="27" w:author="Андрей ." w:date="2026-10-20T16:29:00Z">
              <w:rPr>
                <w:lang w:val="en-US"/>
              </w:rPr>
            </w:rPrChange>
          </w:rPr>
          <w:t xml:space="preserve"> </w:t>
        </w:r>
      </w:ins>
      <w:ins w:id="28" w:author="Андрей ." w:date="2026-10-20T16:29:00Z">
        <w:r>
          <w:t xml:space="preserve">с пользователями </w:t>
        </w:r>
        <w:proofErr w:type="spellStart"/>
        <w:r>
          <w:rPr>
            <w:lang w:val="en-US"/>
          </w:rPr>
          <w:t>vboxer</w:t>
        </w:r>
        <w:proofErr w:type="spellEnd"/>
        <w:r w:rsidRPr="000B0B28">
          <w:rPr>
            <w:rPrChange w:id="29" w:author="Андрей ." w:date="2026-10-20T16:29:00Z">
              <w:rPr>
                <w:lang w:val="en-US"/>
              </w:rPr>
            </w:rPrChange>
          </w:rPr>
          <w:t xml:space="preserve"> </w:t>
        </w:r>
        <w:proofErr w:type="spellStart"/>
        <w:r>
          <w:rPr>
            <w:lang w:val="en-US"/>
          </w:rPr>
          <w:t>vboxer</w:t>
        </w:r>
        <w:proofErr w:type="spellEnd"/>
        <w:r w:rsidRPr="000B0B28">
          <w:rPr>
            <w:rPrChange w:id="30" w:author="Андрей ." w:date="2026-10-20T16:29:00Z">
              <w:rPr>
                <w:lang w:val="en-US"/>
              </w:rPr>
            </w:rPrChange>
          </w:rPr>
          <w:t xml:space="preserve">1 </w:t>
        </w:r>
        <w:proofErr w:type="spellStart"/>
        <w:r>
          <w:rPr>
            <w:lang w:val="en-US"/>
          </w:rPr>
          <w:t>vboxer</w:t>
        </w:r>
        <w:proofErr w:type="spellEnd"/>
        <w:r w:rsidRPr="000B0B28">
          <w:rPr>
            <w:rPrChange w:id="31" w:author="Андрей ." w:date="2026-10-20T16:29:00Z">
              <w:rPr>
                <w:lang w:val="en-US"/>
              </w:rPr>
            </w:rPrChange>
          </w:rPr>
          <w:t xml:space="preserve"> 2</w:t>
        </w:r>
        <w:r>
          <w:t xml:space="preserve">, право </w:t>
        </w:r>
        <w:proofErr w:type="spellStart"/>
        <w:r>
          <w:t>судо</w:t>
        </w:r>
        <w:proofErr w:type="spellEnd"/>
        <w:r>
          <w:t xml:space="preserve"> только у </w:t>
        </w:r>
        <w:proofErr w:type="spellStart"/>
        <w:r>
          <w:t>вбоксер</w:t>
        </w:r>
        <w:proofErr w:type="spellEnd"/>
        <w:r>
          <w:t xml:space="preserve">, каталог принадлежит </w:t>
        </w:r>
        <w:r>
          <w:rPr>
            <w:lang w:val="en-US"/>
          </w:rPr>
          <w:t>root</w:t>
        </w:r>
        <w:r w:rsidRPr="000B0B28">
          <w:rPr>
            <w:rPrChange w:id="32" w:author="Андрей ." w:date="2026-10-20T16:29:00Z">
              <w:rPr>
                <w:lang w:val="en-US"/>
              </w:rPr>
            </w:rPrChange>
          </w:rPr>
          <w:t>:</w:t>
        </w:r>
        <w:r>
          <w:rPr>
            <w:lang w:val="en-US"/>
          </w:rPr>
          <w:t>team</w:t>
        </w:r>
        <w:r>
          <w:t xml:space="preserve"> и имеет права 277</w:t>
        </w:r>
      </w:ins>
    </w:p>
    <w:sectPr w:rsidR="000B0B28" w:rsidRPr="000B0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дрей .">
    <w15:presenceInfo w15:providerId="Windows Live" w15:userId="f75f20bcf9252f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ocumentProtection w:edit="trackedChanges" w:enforcement="1" w:cryptProviderType="rsaAES" w:cryptAlgorithmClass="hash" w:cryptAlgorithmType="typeAny" w:cryptAlgorithmSid="14" w:cryptSpinCount="100000" w:hash="5EtJWsJGUZDjRBIWeczPW93dHp1Eq1xHGm/ZdiRndl7YTuN7/1eiOYUT7NrHwnKks1cubsK+twMlvW1ugOB0cg==" w:salt="4CDIAmrFjOMez+K+Sxxllg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99"/>
    <w:rsid w:val="000B0B28"/>
    <w:rsid w:val="003151C1"/>
    <w:rsid w:val="003B5EBB"/>
    <w:rsid w:val="005633D9"/>
    <w:rsid w:val="00803499"/>
    <w:rsid w:val="0092060D"/>
    <w:rsid w:val="00C02CFC"/>
    <w:rsid w:val="00C9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C3CA1"/>
  <w15:chartTrackingRefBased/>
  <w15:docId w15:val="{77A17502-F878-46C7-85C7-D2C49198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Андрей .</cp:lastModifiedBy>
  <cp:revision>6</cp:revision>
  <dcterms:created xsi:type="dcterms:W3CDTF">2026-10-20T12:09:00Z</dcterms:created>
  <dcterms:modified xsi:type="dcterms:W3CDTF">2026-10-20T13:31:00Z</dcterms:modified>
</cp:coreProperties>
</file>